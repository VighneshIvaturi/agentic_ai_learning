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sdt>
        <w:sdtPr>
          <w:id w:val="1172097141"/>
          <w:tag w:val="goog_rdk_0"/>
        </w:sdtPr>
        <w:sdtContent>
          <w:commentRangeStart w:id="0"/>
        </w:sdtContent>
      </w:sdt>
      <w:r w:rsidDel="00000000" w:rsidR="00000000" w:rsidRPr="00000000">
        <w:rPr>
          <w:rFonts w:ascii="Times New Roman" w:cs="Times New Roman" w:eastAsia="Times New Roman" w:hAnsi="Times New Roman"/>
          <w:b w:val="1"/>
          <w:bCs w:val="1"/>
          <w:sz w:val="28"/>
          <w:szCs w:val="28"/>
          <w:rtl w:val="0"/>
        </w:rPr>
        <w:br w:type="textWrapping"/>
        <w:t xml:space="preserve">ScamGuard AI: Protecting Trust with Generative </w:t>
      </w:r>
      <w:sdt>
        <w:sdtPr>
          <w:id w:val="584178983"/>
          <w:tag w:val="goog_rdk_1"/>
        </w:sdtPr>
        <w:sdtContent>
          <w:commentRangeStart w:id="1"/>
        </w:sdtContent>
      </w:sdt>
      <w:r w:rsidDel="00000000" w:rsidR="00000000" w:rsidRPr="00000000">
        <w:rPr>
          <w:rFonts w:ascii="Times New Roman" w:cs="Times New Roman" w:eastAsia="Times New Roman" w:hAnsi="Times New Roman"/>
          <w:b w:val="1"/>
          <w:bCs w:val="1"/>
          <w:sz w:val="28"/>
          <w:szCs w:val="28"/>
          <w:rtl w:val="0"/>
        </w:rPr>
        <w:t xml:space="preserve">Intelligence</w:t>
      </w:r>
      <w:commentRangeEnd w:id="1"/>
      <w:r w:rsidDel="00000000" w:rsidR="00000000" w:rsidRPr="00000000">
        <w:commentReference w:id="1"/>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digitally connected world, businesses face a growing threat from sophisticated scam communications that exploit human psychology, impersonate trusted entities, and bypass traditional security filters. These fraudulent messages erode user trust, damage brand reputation, and create costly support and compliance burdens.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ScamGuard AI</w:t>
      </w:r>
      <w:r w:rsidDel="00000000" w:rsidR="00000000" w:rsidRPr="00000000">
        <w:rPr>
          <w:rFonts w:ascii="Times New Roman" w:cs="Times New Roman" w:eastAsia="Times New Roman" w:hAnsi="Times New Roman"/>
          <w:rtl w:val="0"/>
        </w:rPr>
        <w:t xml:space="preserve"> addresses this problem by leveraging </w:t>
      </w:r>
      <w:r w:rsidDel="00000000" w:rsidR="00000000" w:rsidRPr="00000000">
        <w:rPr>
          <w:rFonts w:ascii="Times New Roman" w:cs="Times New Roman" w:eastAsia="Times New Roman" w:hAnsi="Times New Roman"/>
          <w:b w:val="1"/>
          <w:bCs w:val="1"/>
          <w:rtl w:val="0"/>
        </w:rPr>
        <w:t xml:space="preserve">Large Language Models (LLMs)</w:t>
      </w:r>
      <w:r w:rsidDel="00000000" w:rsidR="00000000" w:rsidRPr="00000000">
        <w:rPr>
          <w:rFonts w:ascii="Times New Roman" w:cs="Times New Roman" w:eastAsia="Times New Roman" w:hAnsi="Times New Roman"/>
          <w:rtl w:val="0"/>
        </w:rPr>
        <w:t xml:space="preserve"> to automatically analyze and classify text messages as </w:t>
      </w:r>
      <w:r w:rsidDel="00000000" w:rsidR="00000000" w:rsidRPr="00000000">
        <w:rPr>
          <w:rFonts w:ascii="Times New Roman" w:cs="Times New Roman" w:eastAsia="Times New Roman" w:hAnsi="Times New Roman"/>
          <w:b w:val="1"/>
          <w:bCs w:val="1"/>
          <w:rtl w:val="0"/>
        </w:rPr>
        <w:t xml:space="preserve">Scam, Not Scam, or Uncertain</w:t>
      </w:r>
      <w:r w:rsidDel="00000000" w:rsidR="00000000" w:rsidRPr="00000000">
        <w:rPr>
          <w:rFonts w:ascii="Times New Roman" w:cs="Times New Roman" w:eastAsia="Times New Roman" w:hAnsi="Times New Roman"/>
          <w:rtl w:val="0"/>
        </w:rPr>
        <w:t xml:space="preserve">, while also identifying the </w:t>
      </w:r>
      <w:r w:rsidDel="00000000" w:rsidR="00000000" w:rsidRPr="00000000">
        <w:rPr>
          <w:rFonts w:ascii="Times New Roman" w:cs="Times New Roman" w:eastAsia="Times New Roman" w:hAnsi="Times New Roman"/>
          <w:b w:val="1"/>
          <w:bCs w:val="1"/>
          <w:rtl w:val="0"/>
        </w:rPr>
        <w:t xml:space="preserve">underlying manipulative intent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categorizing the type of scam</w:t>
      </w:r>
      <w:r w:rsidDel="00000000" w:rsidR="00000000" w:rsidRPr="00000000">
        <w:rPr>
          <w:rFonts w:ascii="Times New Roman" w:cs="Times New Roman" w:eastAsia="Times New Roman" w:hAnsi="Times New Roman"/>
          <w:rtl w:val="0"/>
        </w:rPr>
        <w:t xml:space="preserve">. Unlike traditional one-time detection tools, ScamGuard AI is designed as a </w:t>
      </w:r>
      <w:r w:rsidDel="00000000" w:rsidR="00000000" w:rsidRPr="00000000">
        <w:rPr>
          <w:rFonts w:ascii="Times New Roman" w:cs="Times New Roman" w:eastAsia="Times New Roman" w:hAnsi="Times New Roman"/>
          <w:b w:val="1"/>
          <w:bCs w:val="1"/>
          <w:rtl w:val="0"/>
        </w:rPr>
        <w:t xml:space="preserve">modular, scalable application</w:t>
      </w:r>
      <w:r w:rsidDel="00000000" w:rsidR="00000000" w:rsidRPr="00000000">
        <w:rPr>
          <w:rFonts w:ascii="Times New Roman" w:cs="Times New Roman" w:eastAsia="Times New Roman" w:hAnsi="Times New Roman"/>
          <w:rtl w:val="0"/>
        </w:rPr>
        <w:t xml:space="preserve"> that integrates multiple </w:t>
      </w:r>
      <w:r w:rsidDel="00000000" w:rsidR="00000000" w:rsidRPr="00000000">
        <w:rPr>
          <w:rFonts w:ascii="Times New Roman" w:cs="Times New Roman" w:eastAsia="Times New Roman" w:hAnsi="Times New Roman"/>
          <w:b w:val="1"/>
          <w:bCs w:val="1"/>
          <w:rtl w:val="0"/>
        </w:rPr>
        <w:t xml:space="preserve">prompt engineering techniques</w:t>
      </w:r>
      <w:r w:rsidDel="00000000" w:rsidR="00000000" w:rsidRPr="00000000">
        <w:rPr>
          <w:rFonts w:ascii="Times New Roman" w:cs="Times New Roman" w:eastAsia="Times New Roman" w:hAnsi="Times New Roman"/>
          <w:rtl w:val="0"/>
        </w:rPr>
        <w:t xml:space="preserve"> to support real-time analysis, explainable reasoning, and easy feature expansion.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serves both as a practical business solution and a hands-on educational project that demonstrates how to build evolving, trustworthy, and interpretable AI systems using modern generative intelligence.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Context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Real-World Challenge</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communication fraud has become increasingly sophisticated, with scammers using various psychological manipulation techniques to deceive users. Common scam types include:</w:t>
      </w:r>
    </w:p>
    <w:p w:rsidR="00000000" w:rsidDel="00000000" w:rsidP="00000000" w:rsidRDefault="00000000" w:rsidRPr="00000000" w14:paraId="00000009">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OTP Fraud</w:t>
      </w:r>
      <w:r w:rsidDel="00000000" w:rsidR="00000000" w:rsidRPr="00000000">
        <w:rPr>
          <w:rFonts w:ascii="Times New Roman" w:cs="Times New Roman" w:eastAsia="Times New Roman" w:hAnsi="Times New Roman"/>
          <w:rtl w:val="0"/>
        </w:rPr>
        <w:t xml:space="preserve">: Messages requesting sharing of one-time passwords</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Phishing</w:t>
      </w:r>
      <w:r w:rsidDel="00000000" w:rsidR="00000000" w:rsidRPr="00000000">
        <w:rPr>
          <w:rFonts w:ascii="Times New Roman" w:cs="Times New Roman" w:eastAsia="Times New Roman" w:hAnsi="Times New Roman"/>
          <w:rtl w:val="0"/>
        </w:rPr>
        <w:t xml:space="preserve">: Fake links directing to malicious websites</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Account Suspension</w:t>
      </w:r>
      <w:r w:rsidDel="00000000" w:rsidR="00000000" w:rsidRPr="00000000">
        <w:rPr>
          <w:rFonts w:ascii="Times New Roman" w:cs="Times New Roman" w:eastAsia="Times New Roman" w:hAnsi="Times New Roman"/>
          <w:rtl w:val="0"/>
        </w:rPr>
        <w:t xml:space="preserve">: False claims about suspended services requiring immediate action</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Reward Manipulation</w:t>
      </w:r>
      <w:r w:rsidDel="00000000" w:rsidR="00000000" w:rsidRPr="00000000">
        <w:rPr>
          <w:rFonts w:ascii="Times New Roman" w:cs="Times New Roman" w:eastAsia="Times New Roman" w:hAnsi="Times New Roman"/>
          <w:rtl w:val="0"/>
        </w:rPr>
        <w:t xml:space="preserve">: Fake prizes and lottery wins</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Fear Tactics</w:t>
      </w:r>
      <w:r w:rsidDel="00000000" w:rsidR="00000000" w:rsidRPr="00000000">
        <w:rPr>
          <w:rFonts w:ascii="Times New Roman" w:cs="Times New Roman" w:eastAsia="Times New Roman" w:hAnsi="Times New Roman"/>
          <w:rtl w:val="0"/>
        </w:rPr>
        <w:t xml:space="preserve">: Threats about account closure, SIM deactivation, or legal action</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Fake Authority</w:t>
      </w:r>
      <w:r w:rsidDel="00000000" w:rsidR="00000000" w:rsidRPr="00000000">
        <w:rPr>
          <w:rFonts w:ascii="Times New Roman" w:cs="Times New Roman" w:eastAsia="Times New Roman" w:hAnsi="Times New Roman"/>
          <w:rtl w:val="0"/>
        </w:rPr>
        <w:t xml:space="preserve">: Impersonation of government agencies (RBI, police, etc.)</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Loan Scams</w:t>
      </w:r>
      <w:r w:rsidDel="00000000" w:rsidR="00000000" w:rsidRPr="00000000">
        <w:rPr>
          <w:rFonts w:ascii="Times New Roman" w:cs="Times New Roman" w:eastAsia="Times New Roman" w:hAnsi="Times New Roman"/>
          <w:rtl w:val="0"/>
        </w:rPr>
        <w:t xml:space="preserve">: Unsolicited pre-approved loan offers</w:t>
      </w:r>
    </w:p>
    <w:p w:rsidR="00000000" w:rsidDel="00000000" w:rsidP="00000000" w:rsidRDefault="00000000" w:rsidRPr="00000000" w14:paraId="00000010">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Urgency</w:t>
      </w:r>
      <w:r w:rsidDel="00000000" w:rsidR="00000000" w:rsidRPr="00000000">
        <w:rPr>
          <w:rFonts w:ascii="Times New Roman" w:cs="Times New Roman" w:eastAsia="Times New Roman" w:hAnsi="Times New Roman"/>
          <w:rtl w:val="0"/>
        </w:rPr>
        <w:t xml:space="preserve">: Messages creating false time pressure for immediate action</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scams succeed because they use </w:t>
      </w:r>
      <w:r w:rsidDel="00000000" w:rsidR="00000000" w:rsidRPr="00000000">
        <w:rPr>
          <w:rFonts w:ascii="Times New Roman" w:cs="Times New Roman" w:eastAsia="Times New Roman" w:hAnsi="Times New Roman"/>
          <w:b w:val="1"/>
          <w:bCs w:val="1"/>
          <w:rtl w:val="0"/>
        </w:rPr>
        <w:t xml:space="preserve">context-aware, emotionally charged language</w:t>
      </w:r>
      <w:r w:rsidDel="00000000" w:rsidR="00000000" w:rsidRPr="00000000">
        <w:rPr>
          <w:rFonts w:ascii="Times New Roman" w:cs="Times New Roman" w:eastAsia="Times New Roman" w:hAnsi="Times New Roman"/>
          <w:rtl w:val="0"/>
        </w:rPr>
        <w:t xml:space="preserve"> that is difficult for static rule-based systems or keyword filters to detect. Moreover, they </w:t>
      </w:r>
      <w:r w:rsidDel="00000000" w:rsidR="00000000" w:rsidRPr="00000000">
        <w:rPr>
          <w:rFonts w:ascii="Times New Roman" w:cs="Times New Roman" w:eastAsia="Times New Roman" w:hAnsi="Times New Roman"/>
          <w:b w:val="1"/>
          <w:bCs w:val="1"/>
          <w:rtl w:val="0"/>
        </w:rPr>
        <w:t xml:space="preserve">evolve rapidly</w:t>
      </w:r>
      <w:r w:rsidDel="00000000" w:rsidR="00000000" w:rsidRPr="00000000">
        <w:rPr>
          <w:rFonts w:ascii="Times New Roman" w:cs="Times New Roman" w:eastAsia="Times New Roman" w:hAnsi="Times New Roman"/>
          <w:rtl w:val="0"/>
        </w:rPr>
        <w:t xml:space="preserve">, requiring </w:t>
      </w:r>
      <w:r w:rsidDel="00000000" w:rsidR="00000000" w:rsidRPr="00000000">
        <w:rPr>
          <w:rFonts w:ascii="Times New Roman" w:cs="Times New Roman" w:eastAsia="Times New Roman" w:hAnsi="Times New Roman"/>
          <w:b w:val="1"/>
          <w:bCs w:val="1"/>
          <w:rtl w:val="0"/>
        </w:rPr>
        <w:t xml:space="preserve">adaptable AI systems</w:t>
      </w:r>
      <w:r w:rsidDel="00000000" w:rsidR="00000000" w:rsidRPr="00000000">
        <w:rPr>
          <w:rFonts w:ascii="Times New Roman" w:cs="Times New Roman" w:eastAsia="Times New Roman" w:hAnsi="Times New Roman"/>
          <w:rtl w:val="0"/>
        </w:rPr>
        <w:t xml:space="preserve"> that can learn, explain, and extend their capabilities in real-time.</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scams often succeed because they use </w:t>
      </w:r>
      <w:r w:rsidDel="00000000" w:rsidR="00000000" w:rsidRPr="00000000">
        <w:rPr>
          <w:rFonts w:ascii="Times New Roman" w:cs="Times New Roman" w:eastAsia="Times New Roman" w:hAnsi="Times New Roman"/>
          <w:b w:val="1"/>
          <w:bCs w:val="1"/>
          <w:rtl w:val="0"/>
        </w:rPr>
        <w:t xml:space="preserve">contextual language</w:t>
      </w:r>
      <w:r w:rsidDel="00000000" w:rsidR="00000000" w:rsidRPr="00000000">
        <w:rPr>
          <w:rFonts w:ascii="Times New Roman" w:cs="Times New Roman" w:eastAsia="Times New Roman" w:hAnsi="Times New Roman"/>
          <w:rtl w:val="0"/>
        </w:rPr>
        <w:t xml:space="preserve"> that is difficult for rule-based systems to detect. They also evolve faster than blacklisted keyword filters can adapt.</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 for Businesses</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in sectors like banking, telecom, e-commerce, fintech, and government services are increasingly vulnerable to digital scams that impersonate their brand, manipulate users, and erode </w:t>
      </w:r>
      <w:sdt>
        <w:sdtPr>
          <w:id w:val="467866609"/>
          <w:tag w:val="goog_rdk_2"/>
        </w:sdtPr>
        <w:sdtContent>
          <w:ins w:author="PUSHKAR" w:id="0" w:date="2026-03-29T06:03:07Z">
            <w:r w:rsidDel="00000000" w:rsidR="00000000" w:rsidRPr="00000000">
              <w:rPr>
                <w:rFonts w:ascii="Times New Roman" w:cs="Times New Roman" w:eastAsia="Times New Roman" w:hAnsi="Times New Roman"/>
                <w:rtl w:val="0"/>
              </w:rPr>
              <w:t xml:space="preserve">COL</w:t>
            </w:r>
          </w:ins>
        </w:sdtContent>
      </w:sdt>
      <w:r w:rsidDel="00000000" w:rsidR="00000000" w:rsidRPr="00000000">
        <w:rPr>
          <w:rFonts w:ascii="Times New Roman" w:cs="Times New Roman" w:eastAsia="Times New Roman" w:hAnsi="Times New Roman"/>
          <w:rtl w:val="0"/>
        </w:rPr>
        <w:t xml:space="preserve">customer trust.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messages not only affect consumers but also expose businesses to:</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reputation damage</w:t>
      </w:r>
      <w:r w:rsidDel="00000000" w:rsidR="00000000" w:rsidRPr="00000000">
        <w:rPr>
          <w:rtl w:val="0"/>
        </w:rPr>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customer support overhead</w:t>
      </w:r>
      <w:r w:rsidDel="00000000" w:rsidR="00000000" w:rsidRPr="00000000">
        <w:rPr>
          <w:rtl w:val="0"/>
        </w:rPr>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non-compliance risks    </w:t>
      </w:r>
      <w:r w:rsidDel="00000000" w:rsidR="00000000" w:rsidRPr="00000000">
        <w:rPr>
          <w:rtl w:val="0"/>
        </w:rPr>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of customer trust and retention</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many organizations lack a scalable, explainable, and up-to-date mechanism to flag </w:t>
      </w:r>
      <w:sdt>
        <w:sdtPr>
          <w:id w:val="123055979"/>
          <w:tag w:val="goog_rdk_3"/>
        </w:sdtPr>
        <w:sdtContent>
          <w:commentRangeStart w:id="2"/>
        </w:sdtContent>
      </w:sdt>
      <w:r w:rsidDel="00000000" w:rsidR="00000000" w:rsidRPr="00000000">
        <w:rPr>
          <w:rFonts w:ascii="Times New Roman" w:cs="Times New Roman" w:eastAsia="Times New Roman" w:hAnsi="Times New Roman"/>
          <w:rtl w:val="0"/>
        </w:rPr>
        <w:t xml:space="preserve">these </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threats before damage occurs.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Educational Context</w:t>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frames a hands-on opportunity to explore how </w:t>
      </w:r>
      <w:r w:rsidDel="00000000" w:rsidR="00000000" w:rsidRPr="00000000">
        <w:rPr>
          <w:rFonts w:ascii="Times New Roman" w:cs="Times New Roman" w:eastAsia="Times New Roman" w:hAnsi="Times New Roman"/>
          <w:b w:val="1"/>
          <w:bCs w:val="1"/>
          <w:rtl w:val="0"/>
        </w:rPr>
        <w:t xml:space="preserve">LLMs and prompt engineering</w:t>
      </w:r>
      <w:r w:rsidDel="00000000" w:rsidR="00000000" w:rsidRPr="00000000">
        <w:rPr>
          <w:rFonts w:ascii="Times New Roman" w:cs="Times New Roman" w:eastAsia="Times New Roman" w:hAnsi="Times New Roman"/>
          <w:rtl w:val="0"/>
        </w:rPr>
        <w:t xml:space="preserve"> can be applied to a socially relevant, real-world problem — while emphasizing modularity, explainability, and system scalability.</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learning themes include:</w:t>
      </w:r>
    </w:p>
    <w:p w:rsidR="00000000" w:rsidDel="00000000" w:rsidP="00000000" w:rsidRDefault="00000000" w:rsidRPr="00000000" w14:paraId="00000024">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diverse </w:t>
      </w:r>
      <w:r w:rsidDel="00000000" w:rsidR="00000000" w:rsidRPr="00000000">
        <w:rPr>
          <w:rFonts w:ascii="Times New Roman" w:cs="Times New Roman" w:eastAsia="Times New Roman" w:hAnsi="Times New Roman"/>
          <w:b w:val="1"/>
          <w:bCs w:val="1"/>
          <w:rtl w:val="0"/>
        </w:rPr>
        <w:t xml:space="preserve">prompting techniques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5">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Zero-shot and few-shot classification</w:t>
      </w:r>
      <w:r w:rsidDel="00000000" w:rsidR="00000000" w:rsidRPr="00000000">
        <w:rPr>
          <w:rFonts w:ascii="Times New Roman" w:cs="Times New Roman" w:eastAsia="Times New Roman" w:hAnsi="Times New Roman"/>
          <w:rtl w:val="0"/>
        </w:rPr>
        <w:t xml:space="preserve"> for scam detection</w:t>
      </w:r>
    </w:p>
    <w:p w:rsidR="00000000" w:rsidDel="00000000" w:rsidP="00000000" w:rsidRDefault="00000000" w:rsidRPr="00000000" w14:paraId="00000026">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Chain-of-Thought reasoning</w:t>
      </w:r>
      <w:r w:rsidDel="00000000" w:rsidR="00000000" w:rsidRPr="00000000">
        <w:rPr>
          <w:rFonts w:ascii="Times New Roman" w:cs="Times New Roman" w:eastAsia="Times New Roman" w:hAnsi="Times New Roman"/>
          <w:rtl w:val="0"/>
        </w:rPr>
        <w:t xml:space="preserve"> for extracting manipulative intent</w:t>
      </w:r>
    </w:p>
    <w:p w:rsidR="00000000" w:rsidDel="00000000" w:rsidP="00000000" w:rsidRDefault="00000000" w:rsidRPr="00000000" w14:paraId="00000027">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 prompting</w:t>
      </w:r>
      <w:r w:rsidDel="00000000" w:rsidR="00000000" w:rsidRPr="00000000">
        <w:rPr>
          <w:rFonts w:ascii="Times New Roman" w:cs="Times New Roman" w:eastAsia="Times New Roman" w:hAnsi="Times New Roman"/>
          <w:rtl w:val="0"/>
        </w:rPr>
        <w:t xml:space="preserve"> for explainability and tool-based actions (e.g., link safety checks)</w:t>
      </w:r>
    </w:p>
    <w:p w:rsidR="00000000" w:rsidDel="00000000" w:rsidP="00000000" w:rsidRDefault="00000000" w:rsidRPr="00000000" w14:paraId="00000028">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few-shot examples</w:t>
      </w:r>
      <w:r w:rsidDel="00000000" w:rsidR="00000000" w:rsidRPr="00000000">
        <w:rPr>
          <w:rFonts w:ascii="Times New Roman" w:cs="Times New Roman" w:eastAsia="Times New Roman" w:hAnsi="Times New Roman"/>
          <w:rtl w:val="0"/>
        </w:rPr>
        <w:t xml:space="preserve"> for adapting to new scam types</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w:t>
      </w:r>
      <w:r w:rsidDel="00000000" w:rsidR="00000000" w:rsidRPr="00000000">
        <w:rPr>
          <w:rFonts w:ascii="Times New Roman" w:cs="Times New Roman" w:eastAsia="Times New Roman" w:hAnsi="Times New Roman"/>
          <w:b w:val="1"/>
          <w:bCs w:val="1"/>
          <w:rtl w:val="0"/>
        </w:rPr>
        <w:t xml:space="preserve">modular AI components</w:t>
      </w:r>
      <w:r w:rsidDel="00000000" w:rsidR="00000000" w:rsidRPr="00000000">
        <w:rPr>
          <w:rFonts w:ascii="Times New Roman" w:cs="Times New Roman" w:eastAsia="Times New Roman" w:hAnsi="Times New Roman"/>
          <w:rtl w:val="0"/>
        </w:rPr>
        <w:t xml:space="preserve"> where each function (e.g., classification, intent extraction, scam-type labeling) can evolve independently</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structured </w:t>
      </w:r>
      <w:r w:rsidDel="00000000" w:rsidR="00000000" w:rsidRPr="00000000">
        <w:rPr>
          <w:rFonts w:ascii="Times New Roman" w:cs="Times New Roman" w:eastAsia="Times New Roman" w:hAnsi="Times New Roman"/>
          <w:b w:val="1"/>
          <w:bCs w:val="1"/>
          <w:rtl w:val="0"/>
        </w:rPr>
        <w:t xml:space="preserve">output validation</w:t>
      </w:r>
      <w:r w:rsidDel="00000000" w:rsidR="00000000" w:rsidRPr="00000000">
        <w:rPr>
          <w:rFonts w:ascii="Times New Roman" w:cs="Times New Roman" w:eastAsia="Times New Roman" w:hAnsi="Times New Roman"/>
          <w:rtl w:val="0"/>
        </w:rPr>
        <w:t xml:space="preserve">, step-by-step </w:t>
      </w:r>
      <w:r w:rsidDel="00000000" w:rsidR="00000000" w:rsidRPr="00000000">
        <w:rPr>
          <w:rFonts w:ascii="Times New Roman" w:cs="Times New Roman" w:eastAsia="Times New Roman" w:hAnsi="Times New Roman"/>
          <w:b w:val="1"/>
          <w:bCs w:val="1"/>
          <w:rtl w:val="0"/>
        </w:rPr>
        <w:t xml:space="preserve">reasoning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risk scoring</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w:t>
      </w:r>
      <w:r w:rsidDel="00000000" w:rsidR="00000000" w:rsidRPr="00000000">
        <w:rPr>
          <w:rFonts w:ascii="Times New Roman" w:cs="Times New Roman" w:eastAsia="Times New Roman" w:hAnsi="Times New Roman"/>
          <w:b w:val="1"/>
          <w:bCs w:val="1"/>
          <w:rtl w:val="0"/>
        </w:rPr>
        <w:t xml:space="preserve">real-time, user-facing interfaces</w:t>
      </w:r>
      <w:r w:rsidDel="00000000" w:rsidR="00000000" w:rsidRPr="00000000">
        <w:rPr>
          <w:rFonts w:ascii="Times New Roman" w:cs="Times New Roman" w:eastAsia="Times New Roman" w:hAnsi="Times New Roman"/>
          <w:rtl w:val="0"/>
        </w:rPr>
        <w:t xml:space="preserve"> using tools like Streamlit</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how to evaluate LLM outputs for </w:t>
      </w:r>
      <w:r w:rsidDel="00000000" w:rsidR="00000000" w:rsidRPr="00000000">
        <w:rPr>
          <w:rFonts w:ascii="Times New Roman" w:cs="Times New Roman" w:eastAsia="Times New Roman" w:hAnsi="Times New Roman"/>
          <w:b w:val="1"/>
          <w:bCs w:val="1"/>
          <w:rtl w:val="0"/>
        </w:rPr>
        <w:t xml:space="preserve">accuracy, interpretability, and reliability</w:t>
      </w:r>
    </w:p>
    <w:p w:rsidR="00000000" w:rsidDel="00000000" w:rsidP="00000000" w:rsidRDefault="00000000" w:rsidRPr="00000000" w14:paraId="0000002D">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system that students can </w:t>
      </w:r>
      <w:r w:rsidDel="00000000" w:rsidR="00000000" w:rsidRPr="00000000">
        <w:rPr>
          <w:rFonts w:ascii="Times New Roman" w:cs="Times New Roman" w:eastAsia="Times New Roman" w:hAnsi="Times New Roman"/>
          <w:b w:val="1"/>
          <w:bCs w:val="1"/>
          <w:rtl w:val="0"/>
        </w:rPr>
        <w:t xml:space="preserve">extend with new features</w:t>
      </w:r>
      <w:r w:rsidDel="00000000" w:rsidR="00000000" w:rsidRPr="00000000">
        <w:rPr>
          <w:rFonts w:ascii="Times New Roman" w:cs="Times New Roman" w:eastAsia="Times New Roman" w:hAnsi="Times New Roman"/>
          <w:rtl w:val="0"/>
        </w:rPr>
        <w:t xml:space="preserve">, such as multi-language support, threat database integration, or user feedback learning loops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solving a real-world challenge, learners gain practical experience in building AI systems that are </w:t>
      </w:r>
      <w:r w:rsidDel="00000000" w:rsidR="00000000" w:rsidRPr="00000000">
        <w:rPr>
          <w:rFonts w:ascii="Times New Roman" w:cs="Times New Roman" w:eastAsia="Times New Roman" w:hAnsi="Times New Roman"/>
          <w:b w:val="1"/>
          <w:bCs w:val="1"/>
          <w:rtl w:val="0"/>
        </w:rPr>
        <w:t xml:space="preserve">functional, ethical, explainable, and production-ready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Creating a system that students can extend with new features</w:t>
      </w:r>
      <w:r w:rsidDel="00000000" w:rsidR="00000000" w:rsidRPr="00000000">
        <w:rPr>
          <w:rFonts w:ascii="Times New Roman" w:cs="Times New Roman" w:eastAsia="Times New Roman" w:hAnsi="Times New Roman"/>
          <w:rtl w:val="0"/>
        </w:rPr>
        <w:t xml:space="preserve">:</w:t>
        <w:br w:type="textWrapping"/>
        <w:t xml:space="preserve">The project is intentionally designed with modularity in mind, encouraging learners to build and plug in new components without disrupting the core pipeline. For example:</w:t>
      </w:r>
    </w:p>
    <w:p w:rsidR="00000000" w:rsidDel="00000000" w:rsidP="00000000" w:rsidRDefault="00000000" w:rsidRPr="00000000" w14:paraId="00000030">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Multi-language support</w:t>
      </w:r>
      <w:r w:rsidDel="00000000" w:rsidR="00000000" w:rsidRPr="00000000">
        <w:rPr>
          <w:rFonts w:ascii="Times New Roman" w:cs="Times New Roman" w:eastAsia="Times New Roman" w:hAnsi="Times New Roman"/>
          <w:rtl w:val="0"/>
        </w:rPr>
        <w:t xml:space="preserve"> can be added by integrating a translation module that automatically detects and converts messages into English before passing them to the LLM.</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Threat database integration</w:t>
      </w:r>
      <w:r w:rsidDel="00000000" w:rsidR="00000000" w:rsidRPr="00000000">
        <w:rPr>
          <w:rFonts w:ascii="Times New Roman" w:cs="Times New Roman" w:eastAsia="Times New Roman" w:hAnsi="Times New Roman"/>
          <w:rtl w:val="0"/>
        </w:rPr>
        <w:t xml:space="preserve"> allows the system to cross-check URLs or message patterns against known scam databases (e.g., RBI alerts, PhishTank), using APIs or simple keyword lookups.</w:t>
        <w:br w:type="textWrapping"/>
      </w:r>
    </w:p>
    <w:p w:rsidR="00000000" w:rsidDel="00000000" w:rsidP="00000000" w:rsidRDefault="00000000" w:rsidRPr="00000000" w14:paraId="00000032">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feedback learning loops</w:t>
      </w:r>
      <w:r w:rsidDel="00000000" w:rsidR="00000000" w:rsidRPr="00000000">
        <w:rPr>
          <w:rFonts w:ascii="Times New Roman" w:cs="Times New Roman" w:eastAsia="Times New Roman" w:hAnsi="Times New Roman"/>
          <w:rtl w:val="0"/>
        </w:rPr>
        <w:t xml:space="preserve"> can be implemented by capturing human feedback on incorrect classifications (e.g., false positives) and feeding them back as additional few-shot examples.</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extensions teach students how to work with </w:t>
      </w:r>
      <w:r w:rsidDel="00000000" w:rsidR="00000000" w:rsidRPr="00000000">
        <w:rPr>
          <w:rFonts w:ascii="Times New Roman" w:cs="Times New Roman" w:eastAsia="Times New Roman" w:hAnsi="Times New Roman"/>
          <w:b w:val="1"/>
          <w:bCs w:val="1"/>
          <w:rtl w:val="0"/>
        </w:rPr>
        <w:t xml:space="preserve">tool-based prompting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external data sources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iterative system improvement</w:t>
      </w:r>
      <w:r w:rsidDel="00000000" w:rsidR="00000000" w:rsidRPr="00000000">
        <w:rPr>
          <w:rFonts w:ascii="Times New Roman" w:cs="Times New Roman" w:eastAsia="Times New Roman" w:hAnsi="Times New Roman"/>
          <w:rtl w:val="0"/>
        </w:rPr>
        <w:t xml:space="preserve"> — skills crucial for building adaptive, production-grade AI solutions.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Requirements</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Dependencies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3.12+</w:t>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Generative AI (Gemini API)</w:t>
      </w:r>
    </w:p>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 for web interface</w:t>
      </w:r>
    </w:p>
    <w:p w:rsidR="00000000" w:rsidDel="00000000" w:rsidP="00000000" w:rsidRDefault="00000000" w:rsidRPr="00000000" w14:paraId="0000003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for data manipulation</w:t>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Python-dotenv for environment management</w:t>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Pydantic for data </w:t>
      </w:r>
      <w:sdt>
        <w:sdtPr>
          <w:id w:val="198326374"/>
          <w:tag w:val="goog_rdk_4"/>
        </w:sdtPr>
        <w:sdtContent>
          <w:commentRangeStart w:id="3"/>
        </w:sdtContent>
      </w:sdt>
      <w:r w:rsidDel="00000000" w:rsidR="00000000" w:rsidRPr="00000000">
        <w:rPr>
          <w:rFonts w:ascii="Times New Roman" w:cs="Times New Roman" w:eastAsia="Times New Roman" w:hAnsi="Times New Roman"/>
          <w:rtl w:val="0"/>
        </w:rPr>
        <w:t xml:space="preserve">validation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we will be using during this project for the testing purposes.</w:t>
        <w:br w:type="textWrapping"/>
        <w:br w:type="textWrapping"/>
      </w:r>
      <w:hyperlink r:id="rId9">
        <w:r w:rsidDel="00000000" w:rsidR="00000000" w:rsidRPr="00000000">
          <w:rPr>
            <w:rFonts w:ascii="Times New Roman" w:cs="Times New Roman" w:eastAsia="Times New Roman" w:hAnsi="Times New Roman"/>
            <w:color w:val="1155cc"/>
            <w:u w:val="single"/>
            <w:rtl w:val="0"/>
          </w:rPr>
          <w:t xml:space="preserve">Scam Detection Dataset</w:t>
        </w:r>
      </w:hyperlink>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is designed for training and evaluating models that detect scam-like or manipulative content in messages. Each row in the dataset represents a single message, along with its associated label.</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Columns:</w:t>
      </w:r>
    </w:p>
    <w:p w:rsidR="00000000" w:rsidDel="00000000" w:rsidP="00000000" w:rsidRDefault="00000000" w:rsidRPr="00000000" w14:paraId="0000004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text</w:t>
      </w:r>
      <w:r w:rsidDel="00000000" w:rsidR="00000000" w:rsidRPr="00000000">
        <w:rPr>
          <w:rFonts w:ascii="Times New Roman" w:cs="Times New Roman" w:eastAsia="Times New Roman" w:hAnsi="Times New Roman"/>
          <w:rtl w:val="0"/>
        </w:rPr>
        <w:t xml:space="preserve">: The actual message content (e.g., promotional texts, phishing attempts, or genuine messages).</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label</w:t>
      </w:r>
      <w:r w:rsidDel="00000000" w:rsidR="00000000" w:rsidRPr="00000000">
        <w:rPr>
          <w:rFonts w:ascii="Times New Roman" w:cs="Times New Roman" w:eastAsia="Times New Roman" w:hAnsi="Times New Roman"/>
          <w:rtl w:val="0"/>
        </w:rPr>
        <w:t xml:space="preserve">: The classification of the message. Typical values include:</w:t>
      </w:r>
    </w:p>
    <w:p w:rsidR="00000000" w:rsidDel="00000000" w:rsidP="00000000" w:rsidRDefault="00000000" w:rsidRPr="00000000" w14:paraId="0000004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"scam"</w:t>
      </w:r>
      <w:r w:rsidDel="00000000" w:rsidR="00000000" w:rsidRPr="00000000">
        <w:rPr>
          <w:rFonts w:ascii="Times New Roman" w:cs="Times New Roman" w:eastAsia="Times New Roman" w:hAnsi="Times New Roman"/>
          <w:rtl w:val="0"/>
        </w:rPr>
        <w:t xml:space="preserve">: Indicates the message is potentially fraudulent or manipulative.</w:t>
      </w:r>
    </w:p>
    <w:p w:rsidR="00000000" w:rsidDel="00000000" w:rsidP="00000000" w:rsidRDefault="00000000" w:rsidRPr="00000000" w14:paraId="00000046">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"not_scam"</w:t>
      </w:r>
      <w:r w:rsidDel="00000000" w:rsidR="00000000" w:rsidRPr="00000000">
        <w:rPr>
          <w:rFonts w:ascii="Times New Roman" w:cs="Times New Roman" w:eastAsia="Times New Roman" w:hAnsi="Times New Roman"/>
          <w:rtl w:val="0"/>
        </w:rPr>
        <w:t xml:space="preserve"> or similar: Indicates a legitimate or non-scam message.</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uldeep Naruka" w:id="0" w:date="2025-07-24T15:00:04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@abhinav.s@codingninjas.com We need to add the dataset as well to the problem statement on which we will be running this project.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_</w:t>
      </w:r>
    </w:p>
  </w:comment>
  <w:comment w:author="Sameer Dubey" w:id="2" w:date="2025-07-14T04:17:33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some other improvements which are essential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Moving prompts to external .txt or .md files for easier editing and version control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Add multiple prompt strategies (react, few-shot, strict-json, simplified)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44185914"/>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prompt_templates.py → to read from prompts/react.txt, prompts/fewshot.md</w:t>
          </w:r>
        </w:sdtContent>
      </w:sdt>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More Detailed Evaluation - with something like a confusion matrix in streamlit for batches.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Logging (already mentioned)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Documentation</w:t>
      </w:r>
    </w:p>
  </w:comment>
  <w:comment w:author="Sameer Dubey" w:id="1" w:date="2025-07-14T04:08:24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a couple of things I find missing with the project from a coding perspective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Explanation of creating this kind of directories and importance of explaining the importance of multiple files instead of coding it all in one file.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Config.py is missing from the project. We should have a configuration file.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Avoid hardcoded paths and use pathlib instead.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LLM related logics can be grouped together I feel - prompt_builder, llm_client, parser.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Rename to detector.py or move to pipeline/scam_detector/ and split into: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2528165"/>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builder.py → builds prompt</w:t>
          </w:r>
        </w:sdtContent>
      </w:sdt>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3773685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executor.py → runs LLM</w:t>
          </w:r>
        </w:sdtContent>
      </w:sdt>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2383126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parser.py → extracts structured output</w:t>
          </w:r>
        </w:sdtContent>
      </w:sdt>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healthy suggestion)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Better annotations.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Logging is missing currently, we should inculcate it.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Use better annotations for explanability.</w:t>
      </w:r>
    </w:p>
  </w:comment>
  <w:comment w:author="Sameer Dubey" w:id="3" w:date="2025-07-15T10:43:1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business use case looks good now. It's pretty evolved and the modularity gives space to implement multiple functionalities.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good with business use case.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B" w15:done="0"/>
  <w15:commentEx w15:paraId="00000058" w15:done="0"/>
  <w15:commentEx w15:paraId="00000072" w15:done="0"/>
  <w15:commentEx w15:paraId="0000007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s://drive.google.com/file/d/15EIHzMQKD_aSaI_lAeJpha1mTj2Ze8ZQ/view?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ei0tRmawn1DECHmC7x60fxr+Q==">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